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SSL Certificate Renewal</w:t>
      </w:r>
    </w:p>
    <w:p>
      <w:pPr>
        <w:pStyle w:val="Heading2"/>
      </w:pPr>
      <w:r>
        <w:t xml:space="preserve">Scope</w:t>
      </w:r>
    </w:p>
    <w:p>
      <w:r>
        <w:t xml:space="preserve">A certificate must be renewed no later than </w:t>
      </w:r>
      <w:r>
        <w:t xml:space="preserve">thirty</w:t>
      </w:r>
      <w:r>
        <w:t xml:space="preserve"> days before its expiry date.</w:t>
      </w:r>
    </w:p>
    <w:p>
      <w:r>
        <w:t xml:space="preserve">The service owner must record the renewal in the change log before the certificate is installed.</w:t>
      </w:r>
    </w:p>
    <w:p>
      <w:pPr>
        <w:pStyle w:val="Heading2"/>
      </w:pPr>
      <w:r>
        <w:t xml:space="preserve">Escalation</w:t>
      </w:r>
    </w:p>
    <w:p>
      <w:r>
        <w:t xml:space="preserve">If a renewal fails twice, the duty manager must be notified within one hour.</w:t>
      </w:r>
    </w:p>
    <w:p>
      <w:del w:id="9" w:author="A Reviewer">
        <w:r>
          <w:delText xml:space="preserve">A deleted sentence stating a renewal window of ninety days.</w:delText>
        </w:r>
      </w:del>
    </w:p>
    <w:p>
      <w:r>
        <w:t xml:space="preserve">An inserted sentence: the certificate authority must confirm receipt within one hour.</w:t>
      </w:r>
    </w:p>
    <w:tbl>
      <w:tr>
        <w:tc>
          <w:p>
            <w:r>
              <w:t>Environment</w:t>
            </w:r>
          </w:p>
        </w:tc>
        <w:tc>
          <w:p>
            <w:r>
              <w:t>Renewal window</w:t>
            </w:r>
          </w:p>
        </w:tc>
      </w:tr>
      <w:tr>
        <w:tc>
          <w:p>
            <w:r>
              <w:t>Production</w:t>
            </w:r>
          </w:p>
        </w:tc>
        <w:tc>
          <w:p>
            <w:r>
              <w:t>30 days</w:t>
            </w:r>
          </w:p>
        </w:tc>
      </w:tr>
    </w:tbl>
    <w:p>
      <w:r>
        <w:t xml:space="preserve">The renewal request must be approved by the team leader before submission to the certificate authority.</w:t>
      </w:r>
    </w:p>
  </w:body>
</w:document>
</file>